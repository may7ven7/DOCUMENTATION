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Y="406"/>
        <w:tblW w:w="11413" w:type="dxa"/>
        <w:tblLook w:val="04A0" w:firstRow="1" w:lastRow="0" w:firstColumn="1" w:lastColumn="0" w:noHBand="0" w:noVBand="1"/>
      </w:tblPr>
      <w:tblGrid>
        <w:gridCol w:w="2376"/>
        <w:gridCol w:w="6412"/>
        <w:gridCol w:w="2625"/>
      </w:tblGrid>
      <w:tr w:rsidR="001C29AC" w:rsidRPr="00507A8E" w14:paraId="546D96D4" w14:textId="77777777" w:rsidTr="001C29AC">
        <w:trPr>
          <w:trHeight w:val="369"/>
        </w:trPr>
        <w:tc>
          <w:tcPr>
            <w:tcW w:w="2376" w:type="dxa"/>
            <w:vMerge w:val="restart"/>
          </w:tcPr>
          <w:p w14:paraId="7FC9AC51" w14:textId="77777777" w:rsidR="001C29AC" w:rsidRPr="00507A8E" w:rsidRDefault="001C29AC" w:rsidP="001C29AC">
            <w:pPr>
              <w:rPr>
                <w:rFonts w:cstheme="minorHAnsi"/>
              </w:rPr>
            </w:pPr>
            <w:bookmarkStart w:id="0" w:name="_Hlk173310959"/>
            <w:r w:rsidRPr="00507A8E">
              <w:rPr>
                <w:rFonts w:eastAsia="Calibri" w:cstheme="minorHAnsi"/>
                <w:noProof/>
              </w:rPr>
              <w:drawing>
                <wp:inline distT="0" distB="0" distL="0" distR="0" wp14:anchorId="1FA6BBD5" wp14:editId="5A80A887">
                  <wp:extent cx="1362075" cy="1504950"/>
                  <wp:effectExtent l="0" t="0" r="9525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9" w:type="dxa"/>
          </w:tcPr>
          <w:p w14:paraId="76E49C41" w14:textId="77777777" w:rsidR="001C29AC" w:rsidRPr="00163913" w:rsidRDefault="001C29AC" w:rsidP="00163913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163913">
              <w:rPr>
                <w:rFonts w:cstheme="minorHAnsi"/>
                <w:b/>
                <w:sz w:val="28"/>
                <w:szCs w:val="28"/>
              </w:rPr>
              <w:t xml:space="preserve">Biomedical Limited, No. 1 </w:t>
            </w:r>
            <w:proofErr w:type="spellStart"/>
            <w:r w:rsidRPr="00163913">
              <w:rPr>
                <w:rFonts w:cstheme="minorHAnsi"/>
                <w:b/>
                <w:sz w:val="28"/>
                <w:szCs w:val="28"/>
              </w:rPr>
              <w:t>Ohimege</w:t>
            </w:r>
            <w:proofErr w:type="spellEnd"/>
            <w:r w:rsidRPr="00163913">
              <w:rPr>
                <w:rFonts w:cstheme="minorHAnsi"/>
                <w:b/>
                <w:sz w:val="28"/>
                <w:szCs w:val="28"/>
              </w:rPr>
              <w:t xml:space="preserve"> Road, Industrial Estate, Ilorin, </w:t>
            </w:r>
            <w:proofErr w:type="spellStart"/>
            <w:r w:rsidRPr="00163913">
              <w:rPr>
                <w:rFonts w:cstheme="minorHAnsi"/>
                <w:b/>
                <w:sz w:val="28"/>
                <w:szCs w:val="28"/>
              </w:rPr>
              <w:t>Kwara</w:t>
            </w:r>
            <w:proofErr w:type="spellEnd"/>
            <w:r w:rsidRPr="00163913">
              <w:rPr>
                <w:rFonts w:cstheme="minorHAnsi"/>
                <w:b/>
                <w:sz w:val="28"/>
                <w:szCs w:val="28"/>
              </w:rPr>
              <w:t xml:space="preserve"> State, PMB 1449</w:t>
            </w:r>
          </w:p>
        </w:tc>
        <w:tc>
          <w:tcPr>
            <w:tcW w:w="2508" w:type="dxa"/>
          </w:tcPr>
          <w:p w14:paraId="3B4B5B21" w14:textId="72806D21" w:rsidR="001C29AC" w:rsidRPr="00163913" w:rsidRDefault="001C29AC" w:rsidP="001C29AC">
            <w:pPr>
              <w:rPr>
                <w:rFonts w:cstheme="minorHAnsi"/>
                <w:b/>
                <w:sz w:val="24"/>
                <w:szCs w:val="24"/>
              </w:rPr>
            </w:pPr>
            <w:r w:rsidRPr="00163913">
              <w:rPr>
                <w:rFonts w:cstheme="minorHAnsi"/>
                <w:b/>
                <w:sz w:val="24"/>
                <w:szCs w:val="24"/>
              </w:rPr>
              <w:t>Doc. No.: BML/</w:t>
            </w:r>
            <w:r w:rsidR="00163913" w:rsidRPr="00163913">
              <w:rPr>
                <w:rFonts w:cstheme="minorHAnsi"/>
                <w:b/>
                <w:sz w:val="24"/>
                <w:szCs w:val="24"/>
              </w:rPr>
              <w:t>WHF</w:t>
            </w:r>
            <w:r w:rsidRPr="00163913">
              <w:rPr>
                <w:rFonts w:cstheme="minorHAnsi"/>
                <w:b/>
                <w:sz w:val="24"/>
                <w:szCs w:val="24"/>
              </w:rPr>
              <w:t>/</w:t>
            </w:r>
            <w:r w:rsidR="00163913" w:rsidRPr="00163913">
              <w:rPr>
                <w:rFonts w:cstheme="minorHAnsi"/>
                <w:b/>
                <w:sz w:val="24"/>
                <w:szCs w:val="24"/>
              </w:rPr>
              <w:t>WR</w:t>
            </w:r>
            <w:r w:rsidRPr="00163913">
              <w:rPr>
                <w:rFonts w:cstheme="minorHAnsi"/>
                <w:b/>
                <w:sz w:val="24"/>
                <w:szCs w:val="24"/>
              </w:rPr>
              <w:t>/0</w:t>
            </w:r>
            <w:r w:rsidR="00163913" w:rsidRPr="00163913">
              <w:rPr>
                <w:rFonts w:cstheme="minorHAnsi"/>
                <w:b/>
                <w:sz w:val="24"/>
                <w:szCs w:val="24"/>
              </w:rPr>
              <w:t>0</w:t>
            </w:r>
            <w:r w:rsidR="00A45C41">
              <w:rPr>
                <w:rFonts w:cstheme="minorHAnsi"/>
                <w:b/>
                <w:sz w:val="24"/>
                <w:szCs w:val="24"/>
              </w:rPr>
              <w:t>1</w:t>
            </w:r>
            <w:r w:rsidR="00163913" w:rsidRPr="00163913">
              <w:rPr>
                <w:rFonts w:cstheme="minorHAnsi"/>
                <w:b/>
                <w:sz w:val="24"/>
                <w:szCs w:val="24"/>
              </w:rPr>
              <w:t>/F0</w:t>
            </w:r>
            <w:r w:rsidR="00443D02">
              <w:rPr>
                <w:rFonts w:cstheme="minorHAnsi"/>
                <w:b/>
                <w:sz w:val="24"/>
                <w:szCs w:val="24"/>
              </w:rPr>
              <w:t>2</w:t>
            </w:r>
          </w:p>
          <w:p w14:paraId="2B32BC46" w14:textId="77777777" w:rsidR="001C29AC" w:rsidRPr="00163913" w:rsidRDefault="001C29AC" w:rsidP="001C29AC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1C29AC" w:rsidRPr="00507A8E" w14:paraId="7E947057" w14:textId="77777777" w:rsidTr="001C29AC">
        <w:trPr>
          <w:trHeight w:val="1223"/>
        </w:trPr>
        <w:tc>
          <w:tcPr>
            <w:tcW w:w="2376" w:type="dxa"/>
            <w:vMerge/>
          </w:tcPr>
          <w:p w14:paraId="0B403536" w14:textId="77777777" w:rsidR="001C29AC" w:rsidRPr="00507A8E" w:rsidRDefault="001C29AC" w:rsidP="001C29AC">
            <w:pPr>
              <w:rPr>
                <w:rFonts w:cstheme="minorHAnsi"/>
              </w:rPr>
            </w:pPr>
          </w:p>
        </w:tc>
        <w:tc>
          <w:tcPr>
            <w:tcW w:w="6529" w:type="dxa"/>
          </w:tcPr>
          <w:p w14:paraId="39460533" w14:textId="2E56836E" w:rsidR="001C29AC" w:rsidRPr="00507A8E" w:rsidRDefault="00163913" w:rsidP="001C29A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>WAREHOUSE</w:t>
            </w:r>
            <w:r w:rsidR="001C29AC" w:rsidRPr="00507A8E">
              <w:rPr>
                <w:rFonts w:cstheme="minorHAnsi"/>
                <w:b/>
                <w:sz w:val="28"/>
                <w:szCs w:val="28"/>
              </w:rPr>
              <w:t xml:space="preserve"> DEPARTMENT</w:t>
            </w:r>
          </w:p>
          <w:p w14:paraId="4E42524A" w14:textId="77777777" w:rsidR="001C29AC" w:rsidRPr="00507A8E" w:rsidRDefault="001C29AC" w:rsidP="001C29A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 xml:space="preserve">EQUIPMENT </w:t>
            </w:r>
            <w:r>
              <w:rPr>
                <w:rFonts w:cstheme="minorHAnsi"/>
                <w:b/>
                <w:sz w:val="28"/>
                <w:szCs w:val="28"/>
              </w:rPr>
              <w:t>CALIBRATION</w:t>
            </w:r>
            <w:r w:rsidRPr="00507A8E">
              <w:rPr>
                <w:rFonts w:cstheme="minorHAnsi"/>
                <w:b/>
                <w:sz w:val="28"/>
                <w:szCs w:val="28"/>
              </w:rPr>
              <w:t xml:space="preserve"> LOG</w:t>
            </w:r>
          </w:p>
          <w:p w14:paraId="615BB5C6" w14:textId="6B8C8E47" w:rsidR="001C29AC" w:rsidRPr="00507A8E" w:rsidRDefault="00C16FF2" w:rsidP="001C29AC">
            <w:pPr>
              <w:jc w:val="center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sz w:val="40"/>
                <w:szCs w:val="40"/>
                <w:u w:val="single"/>
              </w:rPr>
              <w:t xml:space="preserve">CAMRY </w:t>
            </w:r>
            <w:r w:rsidR="001C29AC" w:rsidRPr="00507A8E">
              <w:rPr>
                <w:rFonts w:cstheme="minorHAnsi"/>
                <w:b/>
                <w:bCs/>
                <w:sz w:val="40"/>
                <w:szCs w:val="40"/>
                <w:u w:val="single"/>
              </w:rPr>
              <w:t>WEIGHING</w:t>
            </w:r>
            <w:r w:rsidR="007F79C9">
              <w:rPr>
                <w:rFonts w:cstheme="minorHAnsi"/>
                <w:b/>
                <w:bCs/>
                <w:sz w:val="40"/>
                <w:szCs w:val="40"/>
                <w:u w:val="single"/>
              </w:rPr>
              <w:t xml:space="preserve"> SCALE</w:t>
            </w:r>
          </w:p>
        </w:tc>
        <w:tc>
          <w:tcPr>
            <w:tcW w:w="2508" w:type="dxa"/>
          </w:tcPr>
          <w:p w14:paraId="1659656B" w14:textId="2895F643" w:rsidR="001C29AC" w:rsidRPr="00507A8E" w:rsidRDefault="001C29AC" w:rsidP="001C29AC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Version No.: 0</w:t>
            </w:r>
            <w:r w:rsidR="00EC7020">
              <w:rPr>
                <w:rFonts w:cstheme="minorHAnsi"/>
                <w:b/>
                <w:sz w:val="28"/>
                <w:szCs w:val="28"/>
              </w:rPr>
              <w:t>0</w:t>
            </w:r>
          </w:p>
        </w:tc>
      </w:tr>
    </w:tbl>
    <w:tbl>
      <w:tblPr>
        <w:tblpPr w:leftFromText="180" w:rightFromText="180" w:vertAnchor="text" w:horzAnchor="margin" w:tblpY="1690"/>
        <w:tblW w:w="115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74"/>
        <w:gridCol w:w="2076"/>
        <w:gridCol w:w="1405"/>
        <w:gridCol w:w="1413"/>
        <w:gridCol w:w="1358"/>
        <w:gridCol w:w="1148"/>
        <w:gridCol w:w="1135"/>
        <w:gridCol w:w="1406"/>
      </w:tblGrid>
      <w:tr w:rsidR="001C29AC" w:rsidRPr="006357C9" w14:paraId="704AEBE1" w14:textId="77777777" w:rsidTr="001C29AC">
        <w:tc>
          <w:tcPr>
            <w:tcW w:w="1574" w:type="dxa"/>
          </w:tcPr>
          <w:p w14:paraId="215AD2C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 xml:space="preserve">Date </w:t>
            </w:r>
          </w:p>
        </w:tc>
        <w:tc>
          <w:tcPr>
            <w:tcW w:w="2076" w:type="dxa"/>
          </w:tcPr>
          <w:p w14:paraId="34561230" w14:textId="412FD4E4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Standard weight used (kg)</w:t>
            </w:r>
          </w:p>
        </w:tc>
        <w:tc>
          <w:tcPr>
            <w:tcW w:w="1405" w:type="dxa"/>
          </w:tcPr>
          <w:p w14:paraId="65047DB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Readings</w:t>
            </w:r>
          </w:p>
        </w:tc>
        <w:tc>
          <w:tcPr>
            <w:tcW w:w="1413" w:type="dxa"/>
          </w:tcPr>
          <w:p w14:paraId="7858FF12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Deviation</w:t>
            </w:r>
          </w:p>
        </w:tc>
        <w:tc>
          <w:tcPr>
            <w:tcW w:w="1358" w:type="dxa"/>
          </w:tcPr>
          <w:p w14:paraId="3999D9B4" w14:textId="77777777" w:rsidR="001C29AC" w:rsidRDefault="001C29AC" w:rsidP="001C29AC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Specification</w:t>
            </w:r>
          </w:p>
          <w:p w14:paraId="093E4AF5" w14:textId="6B39CB33" w:rsidR="00F6494F" w:rsidRPr="00F6494F" w:rsidRDefault="00F6494F" w:rsidP="001C29AC">
            <w:pPr>
              <w:rPr>
                <w:rFonts w:ascii="Calibri" w:eastAsia="Calibri" w:hAnsi="Calibri" w:cs="Calibri"/>
              </w:rPr>
            </w:pPr>
            <w:r w:rsidRPr="00F6494F">
              <w:rPr>
                <w:rFonts w:ascii="Calibri" w:eastAsia="Calibri" w:hAnsi="Calibri" w:cs="Calibri"/>
                <w:u w:val="single"/>
              </w:rPr>
              <w:t>+</w:t>
            </w:r>
            <w:r>
              <w:rPr>
                <w:rFonts w:ascii="Calibri" w:eastAsia="Calibri" w:hAnsi="Calibri" w:cs="Calibri"/>
              </w:rPr>
              <w:t xml:space="preserve"> 0.</w:t>
            </w:r>
            <w:r w:rsidR="007F79C9">
              <w:rPr>
                <w:rFonts w:ascii="Calibri" w:eastAsia="Calibri" w:hAnsi="Calibri" w:cs="Calibri"/>
              </w:rPr>
              <w:t>0</w:t>
            </w:r>
            <w:r w:rsidR="00B0199E">
              <w:rPr>
                <w:rFonts w:ascii="Calibri" w:eastAsia="Calibri" w:hAnsi="Calibri" w:cs="Calibri"/>
              </w:rPr>
              <w:t>1</w:t>
            </w:r>
            <w:r w:rsidR="007F79C9">
              <w:rPr>
                <w:rFonts w:ascii="Calibri" w:eastAsia="Calibri" w:hAnsi="Calibri" w:cs="Calibri"/>
              </w:rPr>
              <w:t>Kg</w:t>
            </w:r>
          </w:p>
        </w:tc>
        <w:tc>
          <w:tcPr>
            <w:tcW w:w="1148" w:type="dxa"/>
          </w:tcPr>
          <w:p w14:paraId="35CE3E6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Remark</w:t>
            </w: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443C74AB" w14:textId="52F77304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 xml:space="preserve">Done </w:t>
            </w:r>
            <w:r w:rsidR="00BA6CF9">
              <w:rPr>
                <w:rFonts w:ascii="Calibri" w:eastAsia="Calibri" w:hAnsi="Calibri" w:cs="Calibri"/>
              </w:rPr>
              <w:t>by Operator</w:t>
            </w: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5E54A500" w14:textId="7B69767D" w:rsidR="001C29AC" w:rsidRPr="006357C9" w:rsidRDefault="001C29AC" w:rsidP="00BA6CF9">
            <w:pPr>
              <w:jc w:val="center"/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Checked by</w:t>
            </w:r>
            <w:r w:rsidR="00BA6CF9">
              <w:rPr>
                <w:rFonts w:ascii="Calibri" w:eastAsia="Calibri" w:hAnsi="Calibri" w:cs="Calibri"/>
              </w:rPr>
              <w:t xml:space="preserve"> QA</w:t>
            </w:r>
          </w:p>
        </w:tc>
      </w:tr>
      <w:tr w:rsidR="001C29AC" w:rsidRPr="006357C9" w14:paraId="21895C21" w14:textId="77777777" w:rsidTr="001C29AC">
        <w:tc>
          <w:tcPr>
            <w:tcW w:w="1574" w:type="dxa"/>
          </w:tcPr>
          <w:p w14:paraId="054812C0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3903F48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67C9331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2CB9D4D8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702733FD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2B0262B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1592501E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29183A82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4454A874" w14:textId="77777777" w:rsidTr="001C29AC">
        <w:tc>
          <w:tcPr>
            <w:tcW w:w="1574" w:type="dxa"/>
          </w:tcPr>
          <w:p w14:paraId="2DA01BB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7254A22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33DEC95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04DE76D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6582732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58882623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7A2BE26E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009A8E60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3CA02B80" w14:textId="77777777" w:rsidTr="001C29AC">
        <w:tc>
          <w:tcPr>
            <w:tcW w:w="1574" w:type="dxa"/>
          </w:tcPr>
          <w:p w14:paraId="7ECF511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7266DAA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6EE06B2D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327C8413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6DE3A7F0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51AE96A0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31D55C7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6148B04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6434C935" w14:textId="77777777" w:rsidTr="001C29AC">
        <w:tc>
          <w:tcPr>
            <w:tcW w:w="1574" w:type="dxa"/>
          </w:tcPr>
          <w:p w14:paraId="67B1A9C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25CC6203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2CD8D193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14ECCEFE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5BCDB0E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7D086475" w14:textId="316DA1E5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4602D4D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75AC0B2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2294BBCF" w14:textId="77777777" w:rsidTr="001C29AC">
        <w:tc>
          <w:tcPr>
            <w:tcW w:w="1574" w:type="dxa"/>
          </w:tcPr>
          <w:p w14:paraId="5817E1C6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273D5BD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77FA45E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5758FBE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0BC56561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2ECEE92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52D2FF0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038F113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4B9D6C0F" w14:textId="77777777" w:rsidTr="001C29AC">
        <w:tc>
          <w:tcPr>
            <w:tcW w:w="1574" w:type="dxa"/>
          </w:tcPr>
          <w:p w14:paraId="3EF5B098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72847A21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5F4E25B1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5408F21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763CEAD8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1A0A560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19934A9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42A19351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4318CBAE" w14:textId="77777777" w:rsidTr="001C29AC">
        <w:tc>
          <w:tcPr>
            <w:tcW w:w="1574" w:type="dxa"/>
          </w:tcPr>
          <w:p w14:paraId="714748E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56C57EE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71A1E61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6B04E47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35BD501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3AB7733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2ACC5A3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7CAE3AF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255E7730" w14:textId="77777777" w:rsidTr="001C29AC">
        <w:tc>
          <w:tcPr>
            <w:tcW w:w="1574" w:type="dxa"/>
          </w:tcPr>
          <w:p w14:paraId="294AA3A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2F754EE1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425FE85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7460A92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3B45C6F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7EEF839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45983416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7B13101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6D5F5617" w14:textId="77777777" w:rsidTr="001C29AC">
        <w:tc>
          <w:tcPr>
            <w:tcW w:w="1574" w:type="dxa"/>
          </w:tcPr>
          <w:p w14:paraId="340F451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48D9E58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6A47875E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55210FBE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7065C9C2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0BF9FA3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100192D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276BCB3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714FC0D0" w14:textId="77777777" w:rsidTr="001C29AC">
        <w:tc>
          <w:tcPr>
            <w:tcW w:w="1574" w:type="dxa"/>
          </w:tcPr>
          <w:p w14:paraId="7D76A62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4BD0A19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1DD4416D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72DEBA1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6595760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31DE69AD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3C88D7F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68D2929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7A9FC996" w14:textId="77777777" w:rsidTr="001C29AC">
        <w:tc>
          <w:tcPr>
            <w:tcW w:w="1574" w:type="dxa"/>
          </w:tcPr>
          <w:p w14:paraId="1BA4F0B6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21B3476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75C78A6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03160DB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00187C5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46672086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7D579C5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2516E6C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774E24E9" w14:textId="77777777" w:rsidTr="001C29AC">
        <w:tc>
          <w:tcPr>
            <w:tcW w:w="1574" w:type="dxa"/>
          </w:tcPr>
          <w:p w14:paraId="5F057E4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70CA03C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11005DB6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5617D65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6B87F0B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592BC15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7EA57E2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2DE64E1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420CD5CB" w14:textId="77777777" w:rsidTr="001C29AC">
        <w:tc>
          <w:tcPr>
            <w:tcW w:w="1574" w:type="dxa"/>
          </w:tcPr>
          <w:p w14:paraId="0BEB0213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51BB3718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163D634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4C170A5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2AF47A22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7FFE2B9C" w14:textId="7136D4A5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54DC07E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1827985D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5236C6F4" w14:textId="77777777" w:rsidTr="001C29AC">
        <w:tc>
          <w:tcPr>
            <w:tcW w:w="1574" w:type="dxa"/>
          </w:tcPr>
          <w:p w14:paraId="0172947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23B5F97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172FFD1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270DE6F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5B624E02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655794B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6BF19E9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2F5E5D8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3C68DC98" w14:textId="77777777" w:rsidTr="001C29AC">
        <w:tc>
          <w:tcPr>
            <w:tcW w:w="1574" w:type="dxa"/>
          </w:tcPr>
          <w:p w14:paraId="1A7B605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0A2C0AC8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56A642F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4363F34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6C795DD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0712A40E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712C6C8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504D314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3658E3F4" w14:textId="77777777" w:rsidTr="001C29AC">
        <w:tc>
          <w:tcPr>
            <w:tcW w:w="1574" w:type="dxa"/>
          </w:tcPr>
          <w:p w14:paraId="1DE37E9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3B7C831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32BD8BC1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2CA73DC3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26F922B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3EB61EF3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6BCE20E6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5DD1027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</w:tbl>
    <w:p w14:paraId="492CF7E0" w14:textId="2A769D96" w:rsidR="001C29AC" w:rsidRDefault="00776888" w:rsidP="001C29AC">
      <w:pPr>
        <w:rPr>
          <w:rFonts w:ascii="Calibri" w:hAnsi="Calibri" w:cs="Calibri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869B20" wp14:editId="39C12310">
                <wp:simplePos x="0" y="0"/>
                <wp:positionH relativeFrom="column">
                  <wp:posOffset>5649966</wp:posOffset>
                </wp:positionH>
                <wp:positionV relativeFrom="paragraph">
                  <wp:posOffset>-1739900</wp:posOffset>
                </wp:positionV>
                <wp:extent cx="1940944" cy="443230"/>
                <wp:effectExtent l="19050" t="19050" r="21590" b="1397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0944" cy="44323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BA7486" w14:textId="77777777" w:rsidR="00776888" w:rsidRPr="003000BF" w:rsidRDefault="00776888" w:rsidP="00776888">
                            <w:pPr>
                              <w:rPr>
                                <w:b/>
                                <w:color w:val="00B050"/>
                                <w:sz w:val="40"/>
                                <w:szCs w:val="40"/>
                              </w:rPr>
                            </w:pPr>
                            <w:r w:rsidRPr="00E20778">
                              <w:rPr>
                                <w:rFonts w:cstheme="minorHAnsi"/>
                                <w:b/>
                                <w:color w:val="00B050"/>
                                <w:sz w:val="40"/>
                                <w:szCs w:val="40"/>
                              </w:rPr>
                              <w:t>MASTER</w:t>
                            </w:r>
                            <w:r w:rsidRPr="003000BF">
                              <w:rPr>
                                <w:b/>
                                <w:color w:val="00B050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E20778">
                              <w:rPr>
                                <w:rFonts w:cstheme="minorHAnsi"/>
                                <w:b/>
                                <w:color w:val="00B050"/>
                                <w:sz w:val="40"/>
                                <w:szCs w:val="40"/>
                              </w:rPr>
                              <w:t>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Text Box 3" o:spid="_x0000_s1026" style="position:absolute;margin-left:444.9pt;margin-top:-137pt;width:152.85pt;height:34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" filled="f" strokecolor="#00b050" strokeweight="2.25pt">
                <v:textbox>
                  <w:txbxContent>
                    <w:p w14:paraId="0FBA7486" w14:textId="77777777" w:rsidR="00776888" w:rsidRPr="003000BF" w:rsidRDefault="00776888" w:rsidP="00776888">
                      <w:pPr>
                        <w:rPr>
                          <w:b/>
                          <w:color w:val="00B050"/>
                          <w:sz w:val="40"/>
                          <w:szCs w:val="40"/>
                        </w:rPr>
                      </w:pPr>
                      <w:r w:rsidRPr="00E20778">
                        <w:rPr>
                          <w:rFonts w:cstheme="minorHAnsi"/>
                          <w:b/>
                          <w:color w:val="00B050"/>
                          <w:sz w:val="40"/>
                          <w:szCs w:val="40"/>
                        </w:rPr>
                        <w:t>MASTER</w:t>
                      </w:r>
                      <w:r w:rsidRPr="003000BF">
                        <w:rPr>
                          <w:b/>
                          <w:color w:val="00B050"/>
                          <w:sz w:val="40"/>
                          <w:szCs w:val="40"/>
                        </w:rPr>
                        <w:t xml:space="preserve"> </w:t>
                      </w:r>
                      <w:r w:rsidRPr="00E20778">
                        <w:rPr>
                          <w:rFonts w:cstheme="minorHAnsi"/>
                          <w:b/>
                          <w:color w:val="00B050"/>
                          <w:sz w:val="40"/>
                          <w:szCs w:val="40"/>
                        </w:rPr>
                        <w:t>COPY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DA60562" w14:textId="77777777" w:rsidR="00163913" w:rsidRDefault="00163913" w:rsidP="001C29AC">
      <w:pPr>
        <w:rPr>
          <w:rFonts w:ascii="Calibri" w:hAnsi="Calibri" w:cs="Calibri"/>
        </w:rPr>
      </w:pPr>
    </w:p>
    <w:p w14:paraId="78028639" w14:textId="77777777" w:rsidR="00BA6CF9" w:rsidRDefault="00BA6CF9" w:rsidP="001C29AC">
      <w:pPr>
        <w:spacing w:line="240" w:lineRule="auto"/>
        <w:jc w:val="center"/>
        <w:rPr>
          <w:rFonts w:ascii="Calibri" w:hAnsi="Calibri" w:cs="Calibri"/>
        </w:rPr>
      </w:pPr>
    </w:p>
    <w:p w14:paraId="357C3390" w14:textId="77777777" w:rsidR="00BA6CF9" w:rsidRDefault="00BA6CF9" w:rsidP="001C29AC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</w:p>
    <w:p w14:paraId="7A1D8144" w14:textId="5F88BC6B" w:rsidR="001C29AC" w:rsidRPr="00507A8E" w:rsidRDefault="00CF2A1F" w:rsidP="001C29AC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  <w:r>
        <w:rPr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CAD04D" wp14:editId="3F4DD033">
                <wp:simplePos x="0" y="0"/>
                <wp:positionH relativeFrom="column">
                  <wp:posOffset>5263192</wp:posOffset>
                </wp:positionH>
                <wp:positionV relativeFrom="paragraph">
                  <wp:posOffset>-534838</wp:posOffset>
                </wp:positionV>
                <wp:extent cx="1828800" cy="443230"/>
                <wp:effectExtent l="19050" t="19050" r="19050" b="1397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4323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ACF8F7" w14:textId="77777777" w:rsidR="00B32213" w:rsidRPr="003000BF" w:rsidRDefault="00B32213" w:rsidP="00776888">
                            <w:pPr>
                              <w:rPr>
                                <w:b/>
                                <w:color w:val="00B050"/>
                                <w:sz w:val="40"/>
                                <w:szCs w:val="40"/>
                              </w:rPr>
                            </w:pPr>
                            <w:r w:rsidRPr="00E20778">
                              <w:rPr>
                                <w:rFonts w:cstheme="minorHAnsi"/>
                                <w:b/>
                                <w:color w:val="00B050"/>
                                <w:sz w:val="40"/>
                                <w:szCs w:val="40"/>
                              </w:rPr>
                              <w:t>MASTER</w:t>
                            </w:r>
                            <w:r w:rsidRPr="003000BF">
                              <w:rPr>
                                <w:b/>
                                <w:color w:val="00B050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E20778">
                              <w:rPr>
                                <w:rFonts w:cstheme="minorHAnsi"/>
                                <w:b/>
                                <w:color w:val="00B050"/>
                                <w:sz w:val="40"/>
                                <w:szCs w:val="40"/>
                              </w:rPr>
                              <w:t>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Text Box 4" o:spid="_x0000_s1027" style="position:absolute;left:0;text-align:left;margin-left:414.4pt;margin-top:-42.1pt;width:2in;height:34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" filled="f" strokecolor="#00b050" strokeweight="2.25pt">
                <v:textbox>
                  <w:txbxContent>
                    <w:p w14:paraId="5BACF8F7" w14:textId="77777777" w:rsidR="00B32213" w:rsidRPr="003000BF" w:rsidRDefault="00B32213" w:rsidP="00776888">
                      <w:pPr>
                        <w:rPr>
                          <w:b/>
                          <w:color w:val="00B050"/>
                          <w:sz w:val="40"/>
                          <w:szCs w:val="40"/>
                        </w:rPr>
                      </w:pPr>
                      <w:r w:rsidRPr="00E20778">
                        <w:rPr>
                          <w:rFonts w:cstheme="minorHAnsi"/>
                          <w:b/>
                          <w:color w:val="00B050"/>
                          <w:sz w:val="40"/>
                          <w:szCs w:val="40"/>
                        </w:rPr>
                        <w:t>MASTER</w:t>
                      </w:r>
                      <w:r w:rsidRPr="003000BF">
                        <w:rPr>
                          <w:b/>
                          <w:color w:val="00B050"/>
                          <w:sz w:val="40"/>
                          <w:szCs w:val="40"/>
                        </w:rPr>
                        <w:t xml:space="preserve"> </w:t>
                      </w:r>
                      <w:r w:rsidRPr="00E20778">
                        <w:rPr>
                          <w:rFonts w:cstheme="minorHAnsi"/>
                          <w:b/>
                          <w:color w:val="00B050"/>
                          <w:sz w:val="40"/>
                          <w:szCs w:val="40"/>
                        </w:rPr>
                        <w:t>COPY</w:t>
                      </w:r>
                    </w:p>
                  </w:txbxContent>
                </v:textbox>
              </v:roundrect>
            </w:pict>
          </mc:Fallback>
        </mc:AlternateContent>
      </w:r>
      <w:r w:rsidR="001C29AC" w:rsidRPr="00507A8E">
        <w:rPr>
          <w:rFonts w:cstheme="minorHAnsi"/>
          <w:b/>
          <w:sz w:val="36"/>
          <w:szCs w:val="36"/>
          <w:u w:val="single"/>
        </w:rPr>
        <w:t xml:space="preserve">EQUIPMENT </w:t>
      </w:r>
      <w:r w:rsidR="00B73516">
        <w:rPr>
          <w:rFonts w:cstheme="minorHAnsi"/>
          <w:b/>
          <w:sz w:val="36"/>
          <w:szCs w:val="36"/>
          <w:u w:val="single"/>
        </w:rPr>
        <w:t>CALIBRATION</w:t>
      </w:r>
      <w:r w:rsidR="001C29AC" w:rsidRPr="00507A8E">
        <w:rPr>
          <w:rFonts w:cstheme="minorHAnsi"/>
          <w:b/>
          <w:sz w:val="36"/>
          <w:szCs w:val="36"/>
          <w:u w:val="single"/>
        </w:rPr>
        <w:t xml:space="preserve"> LOG BOOK</w:t>
      </w:r>
    </w:p>
    <w:tbl>
      <w:tblPr>
        <w:tblpPr w:leftFromText="180" w:rightFromText="180" w:vertAnchor="text" w:horzAnchor="page" w:tblpX="856" w:tblpY="46"/>
        <w:tblOverlap w:val="never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5670"/>
      </w:tblGrid>
      <w:tr w:rsidR="001C29AC" w:rsidRPr="00507A8E" w14:paraId="2F4BEF15" w14:textId="77777777" w:rsidTr="00D77E5F">
        <w:trPr>
          <w:trHeight w:val="902"/>
        </w:trPr>
        <w:tc>
          <w:tcPr>
            <w:tcW w:w="3828" w:type="dxa"/>
          </w:tcPr>
          <w:p w14:paraId="58F4FE05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Equipment Name: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49C1EA72" w14:textId="620D23F5" w:rsidR="001C29AC" w:rsidRPr="00507A8E" w:rsidRDefault="00163913" w:rsidP="00D77E5F">
            <w:pPr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CAMRY</w:t>
            </w:r>
            <w:r w:rsidR="001C29AC">
              <w:rPr>
                <w:rFonts w:cstheme="minorHAnsi"/>
                <w:b/>
                <w:sz w:val="32"/>
                <w:szCs w:val="32"/>
              </w:rPr>
              <w:t xml:space="preserve"> WEIGHING</w:t>
            </w:r>
            <w:r>
              <w:rPr>
                <w:rFonts w:cstheme="minorHAnsi"/>
                <w:b/>
                <w:sz w:val="32"/>
                <w:szCs w:val="32"/>
              </w:rPr>
              <w:t xml:space="preserve"> SCALE</w:t>
            </w:r>
          </w:p>
        </w:tc>
      </w:tr>
      <w:tr w:rsidR="001C29AC" w:rsidRPr="00507A8E" w14:paraId="1C11A3FE" w14:textId="77777777" w:rsidTr="00D77E5F">
        <w:trPr>
          <w:trHeight w:val="450"/>
        </w:trPr>
        <w:tc>
          <w:tcPr>
            <w:tcW w:w="3828" w:type="dxa"/>
          </w:tcPr>
          <w:p w14:paraId="0F1FC00A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Equipment ID: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5016F714" w14:textId="6C86B820" w:rsidR="001C29AC" w:rsidRPr="00507A8E" w:rsidRDefault="001C29AC" w:rsidP="00D77E5F">
            <w:pPr>
              <w:jc w:val="both"/>
              <w:rPr>
                <w:rFonts w:cstheme="minorHAnsi"/>
                <w:b/>
                <w:bCs/>
                <w:sz w:val="32"/>
                <w:szCs w:val="32"/>
              </w:rPr>
            </w:pPr>
            <w:r w:rsidRPr="00507A8E">
              <w:rPr>
                <w:rFonts w:cstheme="minorHAnsi"/>
                <w:b/>
                <w:bCs/>
                <w:sz w:val="32"/>
                <w:szCs w:val="32"/>
              </w:rPr>
              <w:t>B</w:t>
            </w:r>
            <w:r>
              <w:rPr>
                <w:rFonts w:cstheme="minorHAnsi"/>
                <w:b/>
                <w:bCs/>
                <w:sz w:val="32"/>
                <w:szCs w:val="32"/>
              </w:rPr>
              <w:t>M</w:t>
            </w:r>
            <w:r w:rsidRPr="00507A8E">
              <w:rPr>
                <w:rFonts w:cstheme="minorHAnsi"/>
                <w:b/>
                <w:bCs/>
                <w:sz w:val="32"/>
                <w:szCs w:val="32"/>
              </w:rPr>
              <w:t>L/</w:t>
            </w:r>
            <w:r w:rsidR="00163913">
              <w:rPr>
                <w:rFonts w:cstheme="minorHAnsi"/>
                <w:b/>
                <w:bCs/>
                <w:sz w:val="32"/>
                <w:szCs w:val="32"/>
              </w:rPr>
              <w:t>EQ/WHF/W</w:t>
            </w:r>
            <w:r w:rsidR="00FE1280">
              <w:rPr>
                <w:rFonts w:cstheme="minorHAnsi"/>
                <w:b/>
                <w:bCs/>
                <w:sz w:val="32"/>
                <w:szCs w:val="32"/>
              </w:rPr>
              <w:t>R</w:t>
            </w:r>
            <w:r w:rsidR="00163913">
              <w:rPr>
                <w:rFonts w:cstheme="minorHAnsi"/>
                <w:b/>
                <w:bCs/>
                <w:sz w:val="32"/>
                <w:szCs w:val="32"/>
              </w:rPr>
              <w:t>/001</w:t>
            </w:r>
          </w:p>
        </w:tc>
      </w:tr>
      <w:tr w:rsidR="001C29AC" w:rsidRPr="00507A8E" w14:paraId="2FADA331" w14:textId="77777777" w:rsidTr="00D77E5F">
        <w:trPr>
          <w:trHeight w:val="720"/>
        </w:trPr>
        <w:tc>
          <w:tcPr>
            <w:tcW w:w="3828" w:type="dxa"/>
          </w:tcPr>
          <w:p w14:paraId="6BCD0610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Location: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336E75E5" w14:textId="74FF7B86" w:rsidR="001C29AC" w:rsidRPr="00507A8E" w:rsidRDefault="00163913" w:rsidP="00D77E5F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RAW MATERIAL STORE</w:t>
            </w:r>
          </w:p>
        </w:tc>
      </w:tr>
      <w:tr w:rsidR="001C29AC" w:rsidRPr="00507A8E" w14:paraId="1862DFD5" w14:textId="77777777" w:rsidTr="00D77E5F">
        <w:trPr>
          <w:trHeight w:val="630"/>
        </w:trPr>
        <w:tc>
          <w:tcPr>
            <w:tcW w:w="3828" w:type="dxa"/>
          </w:tcPr>
          <w:p w14:paraId="335A4FD7" w14:textId="2CF7B0DC" w:rsidR="001C29AC" w:rsidRPr="00507A8E" w:rsidRDefault="00AC33CD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Capacity</w:t>
            </w:r>
            <w:r w:rsidR="001C29AC" w:rsidRPr="00507A8E">
              <w:rPr>
                <w:rFonts w:cstheme="minorHAnsi"/>
                <w:sz w:val="32"/>
                <w:szCs w:val="32"/>
              </w:rPr>
              <w:t>:</w:t>
            </w:r>
            <w:r w:rsidR="001C29AC" w:rsidRPr="00507A8E">
              <w:rPr>
                <w:rFonts w:cstheme="minorHAnsi"/>
                <w:sz w:val="32"/>
                <w:szCs w:val="32"/>
              </w:rPr>
              <w:tab/>
            </w:r>
            <w:r w:rsidR="001C29AC" w:rsidRPr="00507A8E">
              <w:rPr>
                <w:rFonts w:cstheme="minorHAnsi"/>
                <w:sz w:val="32"/>
                <w:szCs w:val="32"/>
              </w:rPr>
              <w:tab/>
            </w:r>
            <w:r w:rsidR="001C29AC" w:rsidRPr="00507A8E">
              <w:rPr>
                <w:rFonts w:cstheme="minorHAnsi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5670" w:type="dxa"/>
          </w:tcPr>
          <w:p w14:paraId="2AB5B80F" w14:textId="34FA442C" w:rsidR="001C29AC" w:rsidRPr="00507A8E" w:rsidRDefault="00AC33CD" w:rsidP="00D77E5F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150kg</w:t>
            </w:r>
          </w:p>
        </w:tc>
      </w:tr>
      <w:tr w:rsidR="001C29AC" w:rsidRPr="00507A8E" w14:paraId="7426C2CC" w14:textId="77777777" w:rsidTr="00D77E5F">
        <w:trPr>
          <w:trHeight w:val="960"/>
        </w:trPr>
        <w:tc>
          <w:tcPr>
            <w:tcW w:w="3828" w:type="dxa"/>
          </w:tcPr>
          <w:p w14:paraId="2431B3B1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 xml:space="preserve">Manufacturer’s Name: 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21C74174" w14:textId="4B3E2C7D" w:rsidR="001C29AC" w:rsidRPr="00507A8E" w:rsidRDefault="00AC33CD" w:rsidP="00D77E5F">
            <w:pPr>
              <w:jc w:val="both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CAMRY</w:t>
            </w:r>
          </w:p>
        </w:tc>
      </w:tr>
      <w:tr w:rsidR="001C29AC" w:rsidRPr="00507A8E" w14:paraId="3F1D943A" w14:textId="77777777" w:rsidTr="00D77E5F">
        <w:trPr>
          <w:trHeight w:val="615"/>
        </w:trPr>
        <w:tc>
          <w:tcPr>
            <w:tcW w:w="3828" w:type="dxa"/>
          </w:tcPr>
          <w:p w14:paraId="0E0C0D24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Issued By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7F60C975" w14:textId="77777777" w:rsidR="001C29AC" w:rsidRPr="00507A8E" w:rsidRDefault="001C29AC" w:rsidP="001345EC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>QA DOCUMENTATION UNIT</w:t>
            </w:r>
          </w:p>
        </w:tc>
      </w:tr>
    </w:tbl>
    <w:p w14:paraId="10AC5772" w14:textId="77777777" w:rsidR="00A45C41" w:rsidRDefault="001C29AC" w:rsidP="001C29AC">
      <w:pPr>
        <w:rPr>
          <w:rFonts w:cstheme="minorHAnsi"/>
        </w:rPr>
      </w:pPr>
      <w:r w:rsidRPr="00507A8E">
        <w:rPr>
          <w:rFonts w:cstheme="minorHAnsi"/>
        </w:rPr>
        <w:br w:type="textWrapping" w:clear="all"/>
      </w:r>
    </w:p>
    <w:p w14:paraId="711E4229" w14:textId="2F2A9BEB" w:rsidR="00287065" w:rsidRPr="001C29AC" w:rsidRDefault="001C29AC" w:rsidP="001C29AC">
      <w:pPr>
        <w:rPr>
          <w:rFonts w:cstheme="minorHAnsi"/>
        </w:rPr>
        <w:sectPr w:rsidR="00287065" w:rsidRPr="001C29AC" w:rsidSect="00CF2A1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245" w:bottom="1440" w:left="270" w:header="720" w:footer="720" w:gutter="0"/>
          <w:cols w:space="720"/>
          <w:docGrid w:linePitch="360"/>
        </w:sectPr>
      </w:pPr>
      <w:r w:rsidRPr="00507A8E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826E78" wp14:editId="52055E90">
                <wp:simplePos x="0" y="0"/>
                <wp:positionH relativeFrom="column">
                  <wp:posOffset>266700</wp:posOffset>
                </wp:positionH>
                <wp:positionV relativeFrom="paragraph">
                  <wp:posOffset>54610</wp:posOffset>
                </wp:positionV>
                <wp:extent cx="6238875" cy="3255010"/>
                <wp:effectExtent l="0" t="0" r="19050" b="28575"/>
                <wp:wrapNone/>
                <wp:docPr id="1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38875" cy="32550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7D08C07" w14:textId="77777777" w:rsidR="001C29AC" w:rsidRPr="00967A84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noProof/>
                                <w:sz w:val="28"/>
                                <w:szCs w:val="28"/>
                                <w:lang w:val="en-GB" w:eastAsia="en-GB"/>
                              </w:rPr>
                              <w:t xml:space="preserve">               </w:t>
                            </w:r>
                            <w:r w:rsidRPr="001B1481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4EE02069" wp14:editId="07484220">
                                  <wp:extent cx="1019175" cy="904875"/>
                                  <wp:effectExtent l="0" t="0" r="9525" b="0"/>
                                  <wp:docPr id="2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BIOMEDICAL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LTD.</w:t>
                            </w:r>
                            <w:proofErr w:type="gramEnd"/>
                          </w:p>
                          <w:p w14:paraId="0698AE01" w14:textId="77777777" w:rsidR="001C29AC" w:rsidRPr="001B1481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BIOMEDICAL LIMITED, NO 1 OHIMEGE ROAD, INDUSTRIAL ESTATE, ILORIN KWARA STATE, PMB 1449</w:t>
                            </w:r>
                          </w:p>
                          <w:p w14:paraId="2A581E74" w14:textId="685454C8" w:rsidR="001C29AC" w:rsidRPr="00967A84" w:rsidRDefault="00AC33CD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WAREHOUSE</w:t>
                            </w:r>
                          </w:p>
                          <w:p w14:paraId="11950390" w14:textId="1957E26C" w:rsidR="001C29AC" w:rsidRPr="00967A84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[</w:t>
                            </w:r>
                            <w:r w:rsidR="00AC33CD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RAW MATERIAL STORE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  <w:p w14:paraId="1CB6605D" w14:textId="0F268985" w:rsidR="001C29AC" w:rsidRPr="00967A84" w:rsidRDefault="00B73516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CALIBRATION</w:t>
                            </w:r>
                            <w:r w:rsidR="001C29A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LOGBOOK FOR </w:t>
                            </w:r>
                            <w:r w:rsidR="00AC33CD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CAMRY </w:t>
                            </w:r>
                            <w:r w:rsidR="001C29A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WEIGHING</w:t>
                            </w:r>
                            <w:r w:rsidR="00AC33CD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SCALE</w:t>
                            </w:r>
                            <w:r w:rsidR="001C29A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1B9B9A57" w14:textId="564A12B3" w:rsidR="001C29AC" w:rsidRPr="00967A84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LGB/</w:t>
                            </w:r>
                            <w:r w:rsidR="00DD568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WHF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</w:t>
                            </w:r>
                            <w:r w:rsidR="00DD568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WR</w:t>
                            </w:r>
                            <w:r w:rsidR="00DD568C" w:rsidRPr="00DD568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/00</w:t>
                            </w:r>
                            <w:r w:rsidR="00A45C41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1</w:t>
                            </w:r>
                            <w:r w:rsidR="00E86DAD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/02</w:t>
                            </w:r>
                          </w:p>
                          <w:p w14:paraId="3B7CCB2E" w14:textId="746269DB" w:rsidR="001C29AC" w:rsidRPr="00967A84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VOL. 0</w:t>
                            </w:r>
                            <w:r w:rsidR="00EC7020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0</w:t>
                            </w:r>
                          </w:p>
                          <w:p w14:paraId="3D8B79CE" w14:textId="77777777" w:rsidR="001C29AC" w:rsidRPr="00967A84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2ACCA25D" w14:textId="77777777" w:rsidR="001C29AC" w:rsidRPr="00967A84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077D8B0D" w14:textId="77777777" w:rsidR="001C29AC" w:rsidRPr="00967A84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64C2D36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636F795C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68FAB4B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10AB332B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12D6A0B6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: Rounded Corners 3" o:spid="_x0000_s1028" style="position:absolute;margin-left:21pt;margin-top:4.3pt;width:491.25pt;height:256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">
                <v:textbox>
                  <w:txbxContent>
                    <w:p w14:paraId="27D08C07" w14:textId="77777777" w:rsidR="001C29AC" w:rsidRPr="00967A84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noProof/>
                          <w:sz w:val="28"/>
                          <w:szCs w:val="28"/>
                          <w:lang w:val="en-GB" w:eastAsia="en-GB"/>
                        </w:rPr>
                        <w:t xml:space="preserve">               </w:t>
                      </w:r>
                      <w:r w:rsidRPr="001B1481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4EE02069" wp14:editId="07484220">
                            <wp:extent cx="1019175" cy="904875"/>
                            <wp:effectExtent l="0" t="0" r="9525" b="0"/>
                            <wp:docPr id="2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proofErr w:type="gram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BIOMEDICAL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LTD.</w:t>
                      </w:r>
                      <w:proofErr w:type="gramEnd"/>
                    </w:p>
                    <w:p w14:paraId="0698AE01" w14:textId="77777777" w:rsidR="001C29AC" w:rsidRPr="001B1481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BIOMEDICAL LIMITED, NO 1 OHIMEGE ROAD, INDUSTRIAL ESTATE, ILORIN KWARA STATE, PMB 1449</w:t>
                      </w:r>
                    </w:p>
                    <w:p w14:paraId="2A581E74" w14:textId="685454C8" w:rsidR="001C29AC" w:rsidRPr="00967A84" w:rsidRDefault="00AC33CD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WAREHOUSE</w:t>
                      </w:r>
                    </w:p>
                    <w:p w14:paraId="11950390" w14:textId="1957E26C" w:rsidR="001C29AC" w:rsidRPr="00967A84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[</w:t>
                      </w:r>
                      <w:r w:rsidR="00AC33CD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RAW MATERIAL STORE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]</w:t>
                      </w:r>
                    </w:p>
                    <w:p w14:paraId="1CB6605D" w14:textId="0F268985" w:rsidR="001C29AC" w:rsidRPr="00967A84" w:rsidRDefault="00B73516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CALIBRATION</w:t>
                      </w:r>
                      <w:r w:rsidR="001C29A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LOGBOOK FOR </w:t>
                      </w:r>
                      <w:r w:rsidR="00AC33CD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CAMRY </w:t>
                      </w:r>
                      <w:r w:rsidR="001C29A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WEIGHING</w:t>
                      </w:r>
                      <w:r w:rsidR="00AC33CD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SCALE</w:t>
                      </w:r>
                      <w:r w:rsidR="001C29A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 </w:t>
                      </w:r>
                    </w:p>
                    <w:p w14:paraId="1B9B9A57" w14:textId="564A12B3" w:rsidR="001C29AC" w:rsidRPr="00967A84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LGB/</w:t>
                      </w:r>
                      <w:r w:rsidR="00DD568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WHF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</w:t>
                      </w:r>
                      <w:r w:rsidR="00DD568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WR</w:t>
                      </w:r>
                      <w:r w:rsidR="00DD568C" w:rsidRPr="00DD568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/00</w:t>
                      </w:r>
                      <w:r w:rsidR="00A45C41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1</w:t>
                      </w:r>
                      <w:r w:rsidR="00E86DAD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/02</w:t>
                      </w:r>
                    </w:p>
                    <w:p w14:paraId="3B7CCB2E" w14:textId="746269DB" w:rsidR="001C29AC" w:rsidRPr="00967A84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VOL. 0</w:t>
                      </w:r>
                      <w:r w:rsidR="00EC7020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0</w:t>
                      </w:r>
                    </w:p>
                    <w:p w14:paraId="3D8B79CE" w14:textId="77777777" w:rsidR="001C29AC" w:rsidRPr="00967A84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2ACCA25D" w14:textId="77777777" w:rsidR="001C29AC" w:rsidRPr="00967A84" w:rsidRDefault="001C29AC" w:rsidP="001C29AC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077D8B0D" w14:textId="77777777" w:rsidR="001C29AC" w:rsidRPr="00967A84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64C2D36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636F795C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468FAB4B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10AB332B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12D6A0B6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bookmarkEnd w:id="0"/>
    <w:p w14:paraId="65128971" w14:textId="77777777" w:rsidR="001C29AC" w:rsidRPr="00507A8E" w:rsidRDefault="001C29AC" w:rsidP="001C29AC">
      <w:pPr>
        <w:spacing w:line="240" w:lineRule="auto"/>
        <w:rPr>
          <w:rFonts w:cstheme="minorHAnsi"/>
        </w:rPr>
      </w:pPr>
    </w:p>
    <w:sectPr w:rsidR="001C29AC" w:rsidRPr="00507A8E" w:rsidSect="001C29AC">
      <w:pgSz w:w="12240" w:h="15840"/>
      <w:pgMar w:top="1440" w:right="245" w:bottom="1440" w:left="27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AE7082F" w14:textId="77777777" w:rsidR="00562C6C" w:rsidRDefault="00562C6C" w:rsidP="00776888">
      <w:pPr>
        <w:spacing w:after="0" w:line="240" w:lineRule="auto"/>
      </w:pPr>
      <w:r>
        <w:separator/>
      </w:r>
    </w:p>
  </w:endnote>
  <w:endnote w:type="continuationSeparator" w:id="0">
    <w:p w14:paraId="749F0D55" w14:textId="77777777" w:rsidR="00562C6C" w:rsidRDefault="00562C6C" w:rsidP="00776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46DA01" w14:textId="3ECBADBB" w:rsidR="00AC283C" w:rsidRDefault="00AC283C">
    <w:pPr>
      <w:pStyle w:val="Footer"/>
    </w:pPr>
    <w:ins w:id="2" w:author="HP PC" w:date="2026-03-06T11:02:00Z"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CB7E5E" wp14:editId="26D4BC4C">
                <wp:simplePos x="0" y="0"/>
                <wp:positionH relativeFrom="column">
                  <wp:posOffset>-128270</wp:posOffset>
                </wp:positionH>
                <wp:positionV relativeFrom="paragraph">
                  <wp:posOffset>-137160</wp:posOffset>
                </wp:positionV>
                <wp:extent cx="1955800" cy="446405"/>
                <wp:effectExtent l="19050" t="19050" r="25400" b="1079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800" cy="44640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2311C4" w14:textId="77777777" w:rsidR="00AC283C" w:rsidRPr="003000BF" w:rsidRDefault="00AC283C" w:rsidP="00776888">
                            <w:pPr>
                              <w:pStyle w:val="TableGrid"/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  <w:r w:rsidRPr="003000BF"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  <w:t>CONTROL 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Text Box 5" o:spid="_x0000_s1029" style="position:absolute;margin-left:-10.1pt;margin-top:-10.8pt;width:154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" filled="f" strokecolor="#0070c0" strokeweight="2.25pt">
                <v:textbox>
                  <w:txbxContent>
                    <w:p w14:paraId="3A2311C4" w14:textId="77777777" w:rsidR="00AC283C" w:rsidRPr="003000BF" w:rsidRDefault="00AC283C" w:rsidP="00776888">
                      <w:pPr>
                        <w:pStyle w:val="TableGrid"/>
                        <w:rPr>
                          <w:b/>
                          <w:color w:val="0070C0"/>
                          <w:sz w:val="40"/>
                          <w:szCs w:val="40"/>
                        </w:rPr>
                      </w:pPr>
                      <w:r w:rsidRPr="003000BF">
                        <w:rPr>
                          <w:b/>
                          <w:color w:val="0070C0"/>
                          <w:sz w:val="40"/>
                          <w:szCs w:val="40"/>
                        </w:rPr>
                        <w:t>CONTROL COPY</w:t>
                      </w:r>
                    </w:p>
                  </w:txbxContent>
                </v:textbox>
              </v:roundrect>
            </w:pict>
          </mc:Fallback>
        </mc:AlternateContent>
      </w:r>
    </w:ins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67DAE2" w14:textId="423C0746" w:rsidR="00776888" w:rsidRDefault="00776888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5529130" wp14:editId="06FAEB25">
              <wp:simplePos x="0" y="0"/>
              <wp:positionH relativeFrom="column">
                <wp:posOffset>-124460</wp:posOffset>
              </wp:positionH>
              <wp:positionV relativeFrom="paragraph">
                <wp:posOffset>-133985</wp:posOffset>
              </wp:positionV>
              <wp:extent cx="1955800" cy="446405"/>
              <wp:effectExtent l="19050" t="19050" r="2540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580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8FEAD17" w14:textId="77777777" w:rsidR="00776888" w:rsidRPr="003000BF" w:rsidRDefault="00776888" w:rsidP="00776888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11" o:spid="_x0000_s1030" style="position:absolute;margin-left:-9.8pt;margin-top:-10.55pt;width:154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" filled="f" strokecolor="#0070c0" strokeweight="2.25pt">
              <v:textbox>
                <w:txbxContent>
                  <w:p w14:paraId="48FEAD17" w14:textId="77777777" w:rsidR="00776888" w:rsidRPr="003000BF" w:rsidRDefault="00776888" w:rsidP="00776888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A97063" w14:textId="77777777" w:rsidR="00AC283C" w:rsidRDefault="00AC283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BD602D0" w14:textId="77777777" w:rsidR="00562C6C" w:rsidRDefault="00562C6C" w:rsidP="00776888">
      <w:pPr>
        <w:spacing w:after="0" w:line="240" w:lineRule="auto"/>
      </w:pPr>
      <w:r>
        <w:separator/>
      </w:r>
    </w:p>
  </w:footnote>
  <w:footnote w:type="continuationSeparator" w:id="0">
    <w:p w14:paraId="2F505670" w14:textId="77777777" w:rsidR="00562C6C" w:rsidRDefault="00562C6C" w:rsidP="007768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31A5DD" w14:textId="77777777" w:rsidR="00AC283C" w:rsidRDefault="00AC283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51B76F" w14:textId="077F6ED6" w:rsidR="00AC283C" w:rsidRDefault="00AC283C">
    <w:pPr>
      <w:pStyle w:val="Header"/>
    </w:pPr>
    <w:bookmarkStart w:id="1" w:name="_GoBack"/>
    <w:bookmarkEnd w:id="1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F1DC2E" w14:textId="77777777" w:rsidR="00AC283C" w:rsidRDefault="00AC28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trackRevisions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4450"/>
    <w:rsid w:val="000909F0"/>
    <w:rsid w:val="000C343B"/>
    <w:rsid w:val="000D02F6"/>
    <w:rsid w:val="0012084C"/>
    <w:rsid w:val="001345EC"/>
    <w:rsid w:val="00163913"/>
    <w:rsid w:val="00194450"/>
    <w:rsid w:val="001C29AC"/>
    <w:rsid w:val="001F4A8C"/>
    <w:rsid w:val="00221E6D"/>
    <w:rsid w:val="00287065"/>
    <w:rsid w:val="002D5997"/>
    <w:rsid w:val="003A4988"/>
    <w:rsid w:val="003C7E5B"/>
    <w:rsid w:val="00443D02"/>
    <w:rsid w:val="004D4D48"/>
    <w:rsid w:val="00507A8E"/>
    <w:rsid w:val="00537F0A"/>
    <w:rsid w:val="00561A88"/>
    <w:rsid w:val="00562C6C"/>
    <w:rsid w:val="006050E4"/>
    <w:rsid w:val="00763E29"/>
    <w:rsid w:val="00776888"/>
    <w:rsid w:val="007A0928"/>
    <w:rsid w:val="007F0C4A"/>
    <w:rsid w:val="007F79C9"/>
    <w:rsid w:val="00877290"/>
    <w:rsid w:val="008B2425"/>
    <w:rsid w:val="00936544"/>
    <w:rsid w:val="00945121"/>
    <w:rsid w:val="00A317E0"/>
    <w:rsid w:val="00A45C41"/>
    <w:rsid w:val="00AC283C"/>
    <w:rsid w:val="00AC33CD"/>
    <w:rsid w:val="00AF1CC0"/>
    <w:rsid w:val="00B0199E"/>
    <w:rsid w:val="00B32213"/>
    <w:rsid w:val="00B73516"/>
    <w:rsid w:val="00B85838"/>
    <w:rsid w:val="00BA6CF9"/>
    <w:rsid w:val="00C14AC8"/>
    <w:rsid w:val="00C16FF2"/>
    <w:rsid w:val="00C673B3"/>
    <w:rsid w:val="00C94C55"/>
    <w:rsid w:val="00CB7595"/>
    <w:rsid w:val="00CF2A1F"/>
    <w:rsid w:val="00D32AC6"/>
    <w:rsid w:val="00D94A47"/>
    <w:rsid w:val="00DD568C"/>
    <w:rsid w:val="00E86DAD"/>
    <w:rsid w:val="00EC7020"/>
    <w:rsid w:val="00EC7889"/>
    <w:rsid w:val="00F6494F"/>
    <w:rsid w:val="00FB3BBA"/>
    <w:rsid w:val="00FE1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796D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44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4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45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C29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9AC"/>
  </w:style>
  <w:style w:type="paragraph" w:styleId="Footer">
    <w:name w:val="footer"/>
    <w:basedOn w:val="Normal"/>
    <w:link w:val="FooterChar"/>
    <w:uiPriority w:val="99"/>
    <w:unhideWhenUsed/>
    <w:rsid w:val="007768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888"/>
  </w:style>
  <w:style w:type="paragraph" w:styleId="NoSpacing">
    <w:name w:val="No Spacing"/>
    <w:link w:val="NoSpacingChar"/>
    <w:uiPriority w:val="1"/>
    <w:qFormat/>
    <w:rsid w:val="00776888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76888"/>
    <w:rPr>
      <w:rFonts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44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4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45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C29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9AC"/>
  </w:style>
  <w:style w:type="paragraph" w:styleId="Footer">
    <w:name w:val="footer"/>
    <w:basedOn w:val="Normal"/>
    <w:link w:val="FooterChar"/>
    <w:uiPriority w:val="99"/>
    <w:unhideWhenUsed/>
    <w:rsid w:val="007768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888"/>
  </w:style>
  <w:style w:type="paragraph" w:styleId="NoSpacing">
    <w:name w:val="No Spacing"/>
    <w:link w:val="NoSpacingChar"/>
    <w:uiPriority w:val="1"/>
    <w:qFormat/>
    <w:rsid w:val="00776888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76888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 PC</cp:lastModifiedBy>
  <cp:revision>14</cp:revision>
  <cp:lastPrinted>2026-03-06T10:01:00Z</cp:lastPrinted>
  <dcterms:created xsi:type="dcterms:W3CDTF">2025-04-04T11:42:00Z</dcterms:created>
  <dcterms:modified xsi:type="dcterms:W3CDTF">2026-03-06T10:03:00Z</dcterms:modified>
</cp:coreProperties>
</file>